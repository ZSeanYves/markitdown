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>
  <w:body>
    <w:p>
      <w:pPr>
        <w:pStyle w:val="Heading1"/>
      </w:pPr>
      <w:r>
        <w:t>Advanced section</w:t>
      </w:r>
    </w:p>
    <w:p>
      <w:r>
        <w:rPr>
          <w:b/>
          <w:i/>
        </w:rPr>
        <w:t xml:space="preserve">Rich </w:t>
      </w:r>
      <w:hyperlink r:id="rIdLink">
        <w:r>
          <w:rPr>
            <w:u w:val="single"/>
          </w:rPr>
          <w:t>link</w:t>
        </w:r>
      </w:hyperlink>
      <w:r>
        <w:br/>
        <w:tab/>
        <w:t>after break</w:t>
      </w:r>
      <w:r>
        <w:footnoteReference w:id="2"/>
      </w:r>
      <w:r>
        <w:endnoteReference w:id="3"/>
      </w:r>
      <w:commentRangeStart w:id="0"/>
      <w:r>
        <w:t>commented</w:t>
      </w:r>
      <w:commentRangeEnd w:id="0"/>
      <w:r>
        <w:commentReference w:id="0"/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1"/>
          <w:numId w:val="1"/>
        </w:numPr>
      </w:pPr>
      <w:r>
        <w:t>Nested ordered item</w:t>
      </w:r>
    </w:p>
    <w:p>
      <w:pPr>
        <w:pStyle w:val="Quote"/>
      </w:pPr>
      <w:r>
        <w:t>Quoted text</w:t>
      </w:r>
    </w:p>
    <w:p>
      <w:pPr>
        <w:pStyle w:val="Code"/>
      </w:pPr>
      <w:r>
        <w:t>let value = 42</w:t>
      </w:r>
    </w:p>
    <w:tbl>
      <w:tblPr/>
      <w:tblGrid>
        <w:gridCol/>
        <w:gridCol/>
      </w:tblGrid>
      <w:tr>
        <w:tc>
          <w:tcPr>
            <w:gridSpan w:val="2"/>
          </w:tcPr>
          <w:p>
            <w:r>
              <w:t>Merged heading</w:t>
            </w:r>
          </w:p>
        </w:tc>
        <w:tc>
          <w:p/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dt>
      <w:sdtPr>
        <w:tag w:val="contract"/>
      </w:sdtPr>
      <w:sdtContent>
        <w:p>
          <w:r>
            <w:t>Content control text</w:t>
          </w:r>
        </w:p>
      </w:sdtContent>
    </w:sdt>
    <w:p>
      <w:ins w:author="Ada">
        <w:r>
          <w:t>Inserted text</w:t>
        </w:r>
      </w:ins>
      <w:del w:author="Ada">
        <w:r>
          <w:delText>Deleted text</w:delText>
        </w:r>
      </w:del>
    </w:p>
    <w:p>
      <m:oMath>
        <m:r>
          <m:t>x + y</m:t>
        </m:r>
      </m:oMath>
    </w:p>
    <w:p>
      <w:r>
        <w:drawing>
          <wp:inline>
            <wp:extent cx="100" cy="100"/>
            <wp:docPr id="1" name="Red pixel" descr="Project image"/>
            <a:graphic>
              <a:graphicData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p>
      <w:r>
        <w:pict>
          <v:shape>
            <v:textbox>
              <w:txbxContent>
                <w:p>
                  <w:r>
                    <w:t>Textbox content</w:t>
                  </w:r>
                </w:p>
              </w:txbxContent>
            </v:textbox>
          </v:shape>
        </w:pict>
      </w:r>
    </w:p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Ada" w:date="2026-01-01T00:00:00Z">
    <w:p>
      <w:r>
        <w:t>Review comment</w:t>
      </w:r>
    </w:p>
  </w:comment>
</w:comments>
</file>

<file path=word/endnotes.xml><?xml version="1.0" encoding="utf-8"?>
<w:endnotes xmlns:w="http://schemas.openxmlformats.org/wordprocessingml/2006/main">
  <w:endnote w:id="-1"/>
  <w:endnote w:id="0"/>
  <w:endnote w:id="3">
    <w:p>
      <w:r>
        <w:t>Endnote body</w:t>
      </w:r>
    </w:p>
  </w:endnote>
</w:endnotes>
</file>

<file path=word/footer1.xml><?xml version="1.0" encoding="utf-8"?>
<w:ftr xmlns:w="http://schemas.openxmlformats.org/wordprocessingml/2006/main">
  <w:p>
    <w:r>
      <w:t>Footer text</w:t>
    </w:r>
  </w:p>
</w:ftr>
</file>

<file path=word/footnotes.xml><?xml version="1.0" encoding="utf-8"?>
<w:footnotes xmlns:w="http://schemas.openxmlformats.org/wordprocessingml/2006/main">
  <w:footnote w:id="-1"/>
  <w:footnote w:id="0"/>
  <w:footnote w:id="2">
    <w:p>
      <w:r>
        <w:t>Footnote body</w:t>
      </w:r>
      <w:hyperlink>
        <w:r>
          <w:t> rich</w:t>
        </w:r>
      </w:hyperlink>
    </w:p>
  </w:footnote>
</w:footnotes>
</file>

<file path=word/header1.xml><?xml version="1.0" encoding="utf-8"?>
<w:hdr xmlns:w="http://schemas.openxmlformats.org/wordprocessingml/2006/main">
  <w:p>
    <w:r>
      <w:t>Header text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  <w:lvl w:ilvl="1"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Quote">
    <w:name w:val="Quote"/>
  </w:style>
  <w:style w:type="paragraph" w:styleId="Code">
    <w:name w:val="Code Block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Link" Type="http://schemas.openxmlformats.org/officeDocument/2006/relationships/hyperlink" Target="https://example.test" TargetMode="External"/><Relationship Id="rIdImage" Type="http://schemas.openxmlformats.org/officeDocument/2006/relationships/image" Target="media/red.png"/></Relationships>
</file>

<file path=docProps/core.xml><?xml version="1.0" encoding="utf-8"?>
<cp:coreProperties xmlns:cp="http://schemas.openxmlformats.org/package/2006/metadata/core-properties" xmlns:dc="http://purl.org/dc/elements/1.1/">
  <dc:title>Advanced DOCX</dc:title>
  <dc:creator>Project fixture</dc:creator>
  <dc:subject>Coverage contract</dc:subject>
</cp:coreProperties>
</file>